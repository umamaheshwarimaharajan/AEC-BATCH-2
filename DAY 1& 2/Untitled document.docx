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827p16md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Calculator: Features, Construction, Components, Operation, and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mguwd52dzinu" w:id="1"/>
      <w:bookmarkEnd w:id="1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 calculator is typically a portable </w:t>
      </w:r>
      <w:hyperlink r:id="rId6">
        <w:r w:rsidDel="00000000" w:rsidR="00000000" w:rsidRPr="00000000">
          <w:rPr>
            <w:b w:val="1"/>
            <w:bCs w:val="1"/>
            <w:sz w:val="24"/>
            <w:szCs w:val="24"/>
            <w:highlight w:val="white"/>
            <w:rtl w:val="0"/>
          </w:rPr>
          <w:t xml:space="preserve">electronic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device used to perform </w:t>
      </w:r>
      <w:hyperlink r:id="rId7">
        <w:r w:rsidDel="00000000" w:rsidR="00000000" w:rsidRPr="00000000">
          <w:rPr>
            <w:b w:val="1"/>
            <w:bCs w:val="1"/>
            <w:sz w:val="24"/>
            <w:szCs w:val="24"/>
            <w:highlight w:val="white"/>
            <w:rtl w:val="0"/>
          </w:rPr>
          <w:t xml:space="preserve">calculations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ranging from basic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  <w:highlight w:val="white"/>
            <w:rtl w:val="0"/>
          </w:rPr>
          <w:t xml:space="preserve">arithmetic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to complex </w:t>
      </w:r>
      <w:hyperlink r:id="rId9">
        <w:r w:rsidDel="00000000" w:rsidR="00000000" w:rsidRPr="00000000">
          <w:rPr>
            <w:b w:val="1"/>
            <w:bCs w:val="1"/>
            <w:sz w:val="24"/>
            <w:szCs w:val="24"/>
            <w:highlight w:val="white"/>
            <w:u w:val="single"/>
            <w:rtl w:val="0"/>
          </w:rPr>
          <w:t xml:space="preserve">mathematics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fgyvp4psu9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 External Features of a Calculator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external features are the visible and accessible parts of a calculator that users interact with. They determine ease of use, visibility, and functionality.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Display Screen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numbers, symbols, and results.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display multiple lines in scientific or graphing calculators.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0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LCD (Liquid Crystal Display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:</w:t>
      </w:r>
      <w:r w:rsidDel="00000000" w:rsidR="00000000" w:rsidRPr="00000000">
        <w:rPr>
          <w:rtl w:val="0"/>
        </w:rPr>
        <w:t xml:space="preserve"> Low power consumption, common in most calculators.</w:t>
      </w:r>
    </w:p>
    <w:p w:rsidR="00000000" w:rsidDel="00000000" w:rsidP="00000000" w:rsidRDefault="00000000" w:rsidRPr="00000000" w14:paraId="0000000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LED (Light Emitting Diode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Brighter, more visible in low light but consumes more energy.</w:t>
      </w:r>
    </w:p>
    <w:p w:rsidR="00000000" w:rsidDel="00000000" w:rsidP="00000000" w:rsidRDefault="00000000" w:rsidRPr="00000000" w14:paraId="0000000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Dot-Matrix or Graphic Display:</w:t>
      </w:r>
      <w:r w:rsidDel="00000000" w:rsidR="00000000" w:rsidRPr="00000000">
        <w:rPr>
          <w:rtl w:val="0"/>
        </w:rPr>
        <w:t xml:space="preserve"> For advanced graphing and plotting functions.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Keypad / Buttons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Numeric keys (0–9):</w:t>
      </w:r>
      <w:r w:rsidDel="00000000" w:rsidR="00000000" w:rsidRPr="00000000">
        <w:rPr>
          <w:rtl w:val="0"/>
        </w:rPr>
        <w:t xml:space="preserve"> Input numbers.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Arithmetic keys (+, −, ×, ÷):</w:t>
      </w:r>
      <w:r w:rsidDel="00000000" w:rsidR="00000000" w:rsidRPr="00000000">
        <w:rPr>
          <w:rtl w:val="0"/>
        </w:rPr>
        <w:t xml:space="preserve"> Perform basic operations.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 keys: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Square root (√), percentage (%), reciprocal (1/x), factorial (!), etc.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Memory keys (M+, M−, MR, MC):</w:t>
      </w:r>
      <w:r w:rsidDel="00000000" w:rsidR="00000000" w:rsidRPr="00000000">
        <w:rPr>
          <w:rtl w:val="0"/>
        </w:rPr>
        <w:t xml:space="preserve"> Store and recall values for multi-step calculations.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Special keys:</w:t>
      </w:r>
    </w:p>
    <w:p w:rsidR="00000000" w:rsidDel="00000000" w:rsidP="00000000" w:rsidRDefault="00000000" w:rsidRPr="00000000" w14:paraId="0000001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 / CE:</w:t>
      </w:r>
      <w:r w:rsidDel="00000000" w:rsidR="00000000" w:rsidRPr="00000000">
        <w:rPr>
          <w:rtl w:val="0"/>
        </w:rPr>
        <w:t xml:space="preserve"> Clear all or clear entry.</w:t>
      </w:r>
    </w:p>
    <w:p w:rsidR="00000000" w:rsidDel="00000000" w:rsidP="00000000" w:rsidRDefault="00000000" w:rsidRPr="00000000" w14:paraId="0000001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= (Equals):</w:t>
      </w:r>
      <w:r w:rsidDel="00000000" w:rsidR="00000000" w:rsidRPr="00000000">
        <w:rPr>
          <w:rtl w:val="0"/>
        </w:rPr>
        <w:t xml:space="preserve"> Display the result.</w:t>
      </w:r>
    </w:p>
    <w:p w:rsidR="00000000" w:rsidDel="00000000" w:rsidP="00000000" w:rsidRDefault="00000000" w:rsidRPr="00000000" w14:paraId="0000001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ON/OFF:</w:t>
      </w:r>
      <w:r w:rsidDel="00000000" w:rsidR="00000000" w:rsidRPr="00000000">
        <w:rPr>
          <w:rtl w:val="0"/>
        </w:rPr>
        <w:t xml:space="preserve"> Power contro</w:t>
      </w:r>
      <w:r w:rsidDel="00000000" w:rsidR="00000000" w:rsidRPr="00000000">
        <w:rPr>
          <w:rtl w:val="0"/>
        </w:rPr>
        <w:t xml:space="preserve">l.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Supply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Battery:</w:t>
      </w:r>
      <w:r w:rsidDel="00000000" w:rsidR="00000000" w:rsidRPr="00000000">
        <w:rPr>
          <w:rtl w:val="0"/>
        </w:rPr>
        <w:t xml:space="preserve"> AA, AAA, or button cell.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Solar panel:</w:t>
      </w:r>
      <w:r w:rsidDel="00000000" w:rsidR="00000000" w:rsidRPr="00000000">
        <w:rPr>
          <w:rtl w:val="0"/>
        </w:rPr>
        <w:t xml:space="preserve"> Works in daylight to reduce battery use.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Auto-off function:</w:t>
      </w:r>
      <w:r w:rsidDel="00000000" w:rsidR="00000000" w:rsidRPr="00000000">
        <w:rPr>
          <w:rtl w:val="0"/>
        </w:rPr>
        <w:t xml:space="preserve"> Saves energy when idle.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Outer Casing / Body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Provides protection to internal circuits.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Usually made of plastic, sometimes metal for durability.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Ergonomically designed for portability and comfortable handling.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Indicator Lights / Status Display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Shows mode (scientific, statistical), memory usage, low battery, or error messages.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Ports (optional)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USB or data ports in graphing or programmable calculators for data transfer to computers.</w:t>
      </w:r>
      <w:r w:rsidDel="00000000" w:rsidR="00000000" w:rsidRPr="00000000">
        <w:rPr/>
        <w:drawing>
          <wp:inline distB="114300" distT="114300" distL="114300" distR="114300">
            <wp:extent cx="5715000" cy="4286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nrkunci8yx0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 Physical Construction of a Calculator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construction defines how the calculator is built to integrate internal and external components efficiently.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Outer Casing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Protects internal electronic circuits from dust, moisture, and shocks.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Ergonomically designed for easy use and durability.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Keypad / Buttons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Made of durable plastic or rubber.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Silicone membranes beneath buttons provide tactile feedback and make circuits contact accurately.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Display Screen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Protected by transparent plastic or glass.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Advanced screens may allow color display or multiple lines for graphs and functions.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Circuit Board (PCB)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Central part connecting all electronic components.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Holds the microprocessor, memory chips, and electronic components.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Supply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Battery or solar panel connected to voltage regulation circuits.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Ensures consistent power to CPU and display.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Connector and Ports (optional)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USB ports for data transfer and software updates.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Protective Cover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Slide-on or flip cover protects the screen and keypad from physical damage.</w:t>
      </w:r>
    </w:p>
    <w:tbl>
      <w:tblPr>
        <w:tblStyle w:val="Table1"/>
        <w:tblW w:w="8895.0" w:type="dxa"/>
        <w:jc w:val="left"/>
        <w:tblBorders>
          <w:top w:color="a2a9b1" w:space="0" w:sz="6" w:val="single"/>
          <w:left w:color="a2a9b1" w:space="0" w:sz="6" w:val="single"/>
          <w:bottom w:color="a2a9b1" w:space="0" w:sz="6" w:val="single"/>
          <w:right w:color="a2a9b1" w:space="0" w:sz="6" w:val="single"/>
          <w:insideH w:color="a2a9b1" w:space="0" w:sz="6" w:val="single"/>
          <w:insideV w:color="a2a9b1" w:space="0" w:sz="6" w:val="single"/>
        </w:tblBorders>
        <w:tblLayout w:type="fixed"/>
        <w:tblLook w:val="0600"/>
      </w:tblPr>
      <w:tblGrid>
        <w:gridCol w:w="3105"/>
        <w:gridCol w:w="5790"/>
        <w:tblGridChange w:id="0">
          <w:tblGrid>
            <w:gridCol w:w="3105"/>
            <w:gridCol w:w="57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4"/>
                <w:szCs w:val="24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Scanning (</w:t>
            </w:r>
            <w:hyperlink r:id="rId11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Polling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) unit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When a calculator is powered on, it scans the </w:t>
            </w:r>
            <w:hyperlink r:id="rId12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keypad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waiting to pick up an </w:t>
            </w:r>
            <w:hyperlink r:id="rId13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electrical signal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when a key is pressed.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Encoder unit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Converts the </w:t>
            </w:r>
            <w:hyperlink r:id="rId14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numbers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and </w:t>
            </w:r>
            <w:hyperlink r:id="rId15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functions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into </w:t>
            </w:r>
            <w:hyperlink r:id="rId16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 code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X </w:t>
            </w:r>
            <w:hyperlink r:id="rId17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register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and Y register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They are number stores where numbers are stored temporarily while doing calculations. All numbers go into the X register first; the number in the X register is shown on the display.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Flag register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 function for the calculation is stored here until the calculator needs it.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Permanent </w:t>
            </w:r>
            <w:hyperlink r:id="rId19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memory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(</w:t>
            </w:r>
            <w:hyperlink r:id="rId20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ROM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 instructions for in-built functions (</w:t>
            </w:r>
            <w:hyperlink r:id="rId21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arithmetic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operations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</w:t>
            </w:r>
            <w:hyperlink r:id="rId23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square roots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</w:t>
            </w:r>
            <w:hyperlink r:id="rId24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percentages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</w:t>
            </w:r>
            <w:hyperlink r:id="rId25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trigonometry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etc.) are stored here in </w:t>
            </w:r>
            <w:hyperlink r:id="rId26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form. These instructions are </w:t>
            </w:r>
            <w:hyperlink r:id="rId27">
              <w:r w:rsidDel="00000000" w:rsidR="00000000" w:rsidRPr="00000000">
                <w:rPr>
                  <w:i w:val="1"/>
                  <w:iCs w:val="1"/>
                  <w:color w:val="3366cc"/>
                  <w:sz w:val="24"/>
                  <w:szCs w:val="24"/>
                  <w:rtl w:val="0"/>
                </w:rPr>
                <w:t xml:space="preserve">programs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stored permanently, and cannot be erased.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User memory (</w:t>
            </w:r>
            <w:hyperlink r:id="rId28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RAM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 store where numbers can be stored by the user. User memory contents can be changed or erased by the user.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Arithmetic logic unit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(ALU)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 ALU executes all </w:t>
            </w:r>
            <w:hyperlink r:id="rId30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arithmetic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and </w:t>
            </w:r>
            <w:hyperlink r:id="rId31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logic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</w:t>
            </w:r>
            <w:hyperlink r:id="rId32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instructions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and provides the results in </w:t>
            </w:r>
            <w:hyperlink r:id="rId33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 coded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form.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 decoder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unit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Converts </w:t>
            </w:r>
            <w:hyperlink r:id="rId35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 code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into </w:t>
            </w:r>
            <w:hyperlink r:id="rId36">
              <w:r w:rsidDel="00000000" w:rsidR="00000000" w:rsidRPr="00000000">
                <w:rPr>
                  <w:i w:val="1"/>
                  <w:iCs w:val="1"/>
                  <w:color w:val="3366cc"/>
                  <w:sz w:val="24"/>
                  <w:szCs w:val="24"/>
                  <w:rtl w:val="0"/>
                </w:rPr>
                <w:t xml:space="preserve">decimal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numbers which can be displayed on the display unit.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7l8stod2brb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Components of a Calculator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t187iy21w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Components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Display screen</w:t>
      </w:r>
      <w:r w:rsidDel="00000000" w:rsidR="00000000" w:rsidRPr="00000000">
        <w:rPr>
          <w:rtl w:val="0"/>
        </w:rPr>
        <w:t xml:space="preserve"> – Shows input and output.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Keypad / buttons</w:t>
      </w:r>
      <w:r w:rsidDel="00000000" w:rsidR="00000000" w:rsidRPr="00000000">
        <w:rPr>
          <w:rtl w:val="0"/>
        </w:rPr>
        <w:t xml:space="preserve"> – For user input.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supply</w:t>
      </w:r>
      <w:r w:rsidDel="00000000" w:rsidR="00000000" w:rsidRPr="00000000">
        <w:rPr>
          <w:rtl w:val="0"/>
        </w:rPr>
        <w:t xml:space="preserve"> – Battery and/or solar panel.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Outer casing</w:t>
      </w:r>
      <w:r w:rsidDel="00000000" w:rsidR="00000000" w:rsidRPr="00000000">
        <w:rPr>
          <w:rtl w:val="0"/>
        </w:rPr>
        <w:t xml:space="preserve"> – Protection and ergonomics.</w:t>
      </w:r>
      <w:ins w:author="Hemalatha R" w:id="0" w:date="2025-12-16T09:29:11Z">
        <w:r w:rsidDel="00000000" w:rsidR="00000000" w:rsidRPr="00000000">
          <w:rPr/>
          <w:drawing>
            <wp:inline distB="114300" distT="114300" distL="114300" distR="114300">
              <wp:extent cx="5943600" cy="3340100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40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tn7hple91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Components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Microprocessor / CPU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Executes arithmetic and logical operations.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Interprets input and controls output to display.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Chips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Temporary storage (RAM) for calculations.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Permanent storage (ROM) for built-in functions.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Printed Circuit Board (PCB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Electrical pathways connecting CPU, memory, buttons, and display.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Electronic Components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Resistors, capacitors, transistors, diodes to control signals.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Oscillator for clock timing in calculations.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Connector Pads / Contacts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each button to detect keypresses and send signals to CPU.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Management Circuit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consistent voltage and prevents overload.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Optional Ports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USB, data ports for advanced or graphing calculators.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vg80hlyincd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Operation of a Calculator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calculator’s ope</w:t>
      </w:r>
      <w:r w:rsidDel="00000000" w:rsidR="00000000" w:rsidRPr="00000000">
        <w:rPr>
          <w:color w:val="0000ff"/>
          <w:rtl w:val="0"/>
        </w:rPr>
        <w:t xml:space="preserve">r</w:t>
      </w:r>
      <w:r w:rsidDel="00000000" w:rsidR="00000000" w:rsidRPr="00000000">
        <w:rPr>
          <w:rtl w:val="0"/>
        </w:rPr>
        <w:t xml:space="preserve">ation can be understood as a step-by-step process from input to output: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Pressing a key closes a circuit, sending an electrical signal to the CPU.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Processing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CPU interprets the signal: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Numbers are stored in RAM.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(+, −, ×, ÷) trigger built-in algorithms.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Scientific functions use more complex formulas.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× 8 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CPU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, multiplies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, calculates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 sends result to the display for the user.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Errors like division by zero are also displayed.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/ Storage (Optional)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storing intermediate results for multi-step calculations.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Supply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Ensures uninterrupted operation of CPU, memory, and display.</w:t>
      </w:r>
      <w:r w:rsidDel="00000000" w:rsidR="00000000" w:rsidRPr="00000000">
        <w:rPr/>
        <w:drawing>
          <wp:inline distB="114300" distT="114300" distL="114300" distR="114300">
            <wp:extent cx="4514850" cy="4514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Summary: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Press → Signal to CPU → CPU Processes → Result Displayed → (Optional) Memory Storage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7imo6edlzue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Purpose of a Calculator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Calculators simplify and speed up numerical calculations for a variety of users.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t6emgvue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Basic Purposes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 arithmetic operations: +, −, ×, ÷.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human errors.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 in daily calculations.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721fch7d3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Scientific / Advanced Purposes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trigonometric, logarithmic, and exponential functions.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operations like mean, standard deviation, regression analysis.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algebraic, geometric, and calculus problems efficiently.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yul6j883t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Educational Purposes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aid to check answers and understand mathematical concepts.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tool for exams, homework, and classroom exercises.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16sc9wdiv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/ Business Purposes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calculations (interest rates, profit/loss, taxes).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and technical computations for design and problem-solving.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r2dx1838i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Convenience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Portable, lightweight, and easy to operate.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need for manual calculation tools like pen and paper.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sz w:val="26"/>
          <w:szCs w:val="26"/>
          <w:u w:val="single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A calculator makes numerical calculations faster, easier, and more accurate, suitable for </w:t>
      </w:r>
      <w:r w:rsidDel="00000000" w:rsidR="00000000" w:rsidRPr="00000000">
        <w:rPr>
          <w:b w:val="1"/>
          <w:bCs w:val="1"/>
          <w:rtl w:val="0"/>
        </w:rPr>
        <w:t xml:space="preserve">students, professionals, scientists, engineers, and business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b w:val="1"/>
          <w:bCs w:val="1"/>
          <w:i w:val="1"/>
          <w:iCs w:val="1"/>
          <w:color w:val="0000ff"/>
          <w:sz w:val="30"/>
          <w:szCs w:val="30"/>
          <w:u w:val="single"/>
        </w:rPr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u w:val="single"/>
          <w:rtl w:val="0"/>
        </w:rPr>
        <w:t xml:space="preserve">Different types of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Performs simple arithmetic (addition, subtraction, multiplication, division).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Scientific Calculator:</w:t>
      </w:r>
      <w:r w:rsidDel="00000000" w:rsidR="00000000" w:rsidRPr="00000000">
        <w:rPr>
          <w:rtl w:val="0"/>
        </w:rPr>
        <w:t xml:space="preserve">Includes trigonometric, logarithmic, and exponential functions.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Graphing Calculator: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Plots graphs, supports advanced mathematical modeling.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Calculator: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for accounting, interest, and investment calculations.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Programmable Calculator: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store custom programs or formulas for repeated use.Sure! Here’s a clear table in a box form showing </w:t>
      </w:r>
      <w:r w:rsidDel="00000000" w:rsidR="00000000" w:rsidRPr="00000000">
        <w:rPr>
          <w:b w:val="1"/>
          <w:bCs w:val="1"/>
          <w:rtl w:val="0"/>
        </w:rPr>
        <w:t xml:space="preserve">types of calculators and their 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Type            |                  Uses                        |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Basic Calculator     | Addition, subtraction, multiplication,      |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division, percentages                        |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Scientific Calculator| Trigonometry (sin, cos, tan), powers,       |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roots, logarithms, complex scientific       |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and engineering calculations                 |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Graphing Calculator  | Plotting graphs, solving equations visually,|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analyzing functions and curves              |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Financial Calculator | Calculating interest, loans, mortgages,     |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investments, budgeting                        |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Statistical Calculator| Mean, median, standard deviation,          |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 | probability, data analysis                   |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Programmable/        | Binary, hexadecimal calculations, coding,  |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Engineering Calculator| engineering notation, complex formulas      |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8f9f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ROM" TargetMode="External"/><Relationship Id="rId22" Type="http://schemas.openxmlformats.org/officeDocument/2006/relationships/hyperlink" Target="https://en.wikipedia.org/wiki/Operation_(mathematics)" TargetMode="External"/><Relationship Id="rId21" Type="http://schemas.openxmlformats.org/officeDocument/2006/relationships/hyperlink" Target="https://en.wikipedia.org/wiki/Arithmetic" TargetMode="External"/><Relationship Id="rId24" Type="http://schemas.openxmlformats.org/officeDocument/2006/relationships/hyperlink" Target="https://en.wikipedia.org/wiki/Percentage" TargetMode="External"/><Relationship Id="rId23" Type="http://schemas.openxmlformats.org/officeDocument/2006/relationships/hyperlink" Target="https://en.wikipedia.org/wiki/Square_ro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Mathematics" TargetMode="External"/><Relationship Id="rId26" Type="http://schemas.openxmlformats.org/officeDocument/2006/relationships/hyperlink" Target="https://en.wikipedia.org/wiki/Binary_number" TargetMode="External"/><Relationship Id="rId25" Type="http://schemas.openxmlformats.org/officeDocument/2006/relationships/hyperlink" Target="https://en.wikipedia.org/wiki/Trigonometry" TargetMode="External"/><Relationship Id="rId28" Type="http://schemas.openxmlformats.org/officeDocument/2006/relationships/hyperlink" Target="https://en.wikipedia.org/wiki/RAM" TargetMode="External"/><Relationship Id="rId27" Type="http://schemas.openxmlformats.org/officeDocument/2006/relationships/hyperlink" Target="https://en.wikipedia.org/wiki/Computer_program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Electronics" TargetMode="External"/><Relationship Id="rId29" Type="http://schemas.openxmlformats.org/officeDocument/2006/relationships/hyperlink" Target="https://en.wikipedia.org/wiki/Arithmetic_logic_unit" TargetMode="External"/><Relationship Id="rId7" Type="http://schemas.openxmlformats.org/officeDocument/2006/relationships/hyperlink" Target="https://en.wikipedia.org/wiki/Calculation" TargetMode="External"/><Relationship Id="rId8" Type="http://schemas.openxmlformats.org/officeDocument/2006/relationships/hyperlink" Target="https://en.wikipedia.org/wiki/Arithmetic" TargetMode="External"/><Relationship Id="rId31" Type="http://schemas.openxmlformats.org/officeDocument/2006/relationships/hyperlink" Target="https://en.wikipedia.org/wiki/Boolean_algebra" TargetMode="External"/><Relationship Id="rId30" Type="http://schemas.openxmlformats.org/officeDocument/2006/relationships/hyperlink" Target="https://en.wikipedia.org/wiki/Arithmetic" TargetMode="External"/><Relationship Id="rId11" Type="http://schemas.openxmlformats.org/officeDocument/2006/relationships/hyperlink" Target="https://en.wikipedia.org/wiki/Polling_(computer_science)" TargetMode="External"/><Relationship Id="rId33" Type="http://schemas.openxmlformats.org/officeDocument/2006/relationships/hyperlink" Target="https://en.wikipedia.org/wiki/Binary-coded_decimal" TargetMode="External"/><Relationship Id="rId10" Type="http://schemas.openxmlformats.org/officeDocument/2006/relationships/image" Target="media/image3.png"/><Relationship Id="rId32" Type="http://schemas.openxmlformats.org/officeDocument/2006/relationships/hyperlink" Target="https://en.wikipedia.org/wiki/Instruction_(computer_science)" TargetMode="External"/><Relationship Id="rId13" Type="http://schemas.openxmlformats.org/officeDocument/2006/relationships/hyperlink" Target="https://en.wikipedia.org/wiki/Electrical_signal" TargetMode="External"/><Relationship Id="rId35" Type="http://schemas.openxmlformats.org/officeDocument/2006/relationships/hyperlink" Target="https://en.wikipedia.org/wiki/Binary_code" TargetMode="External"/><Relationship Id="rId12" Type="http://schemas.openxmlformats.org/officeDocument/2006/relationships/hyperlink" Target="https://en.wikipedia.org/wiki/Keypad" TargetMode="External"/><Relationship Id="rId34" Type="http://schemas.openxmlformats.org/officeDocument/2006/relationships/hyperlink" Target="https://en.wikipedia.org/wiki/Binary_decoder" TargetMode="External"/><Relationship Id="rId15" Type="http://schemas.openxmlformats.org/officeDocument/2006/relationships/hyperlink" Target="https://en.wikipedia.org/wiki/Function_(mathematics)" TargetMode="External"/><Relationship Id="rId37" Type="http://schemas.openxmlformats.org/officeDocument/2006/relationships/image" Target="media/image2.png"/><Relationship Id="rId14" Type="http://schemas.openxmlformats.org/officeDocument/2006/relationships/hyperlink" Target="https://en.wikipedia.org/wiki/Number" TargetMode="External"/><Relationship Id="rId36" Type="http://schemas.openxmlformats.org/officeDocument/2006/relationships/hyperlink" Target="https://en.wikipedia.org/wiki/Decimal" TargetMode="External"/><Relationship Id="rId17" Type="http://schemas.openxmlformats.org/officeDocument/2006/relationships/hyperlink" Target="https://en.wikipedia.org/wiki/Processor_register" TargetMode="External"/><Relationship Id="rId16" Type="http://schemas.openxmlformats.org/officeDocument/2006/relationships/hyperlink" Target="https://en.wikipedia.org/wiki/Binary_code" TargetMode="External"/><Relationship Id="rId38" Type="http://schemas.openxmlformats.org/officeDocument/2006/relationships/image" Target="media/image1.png"/><Relationship Id="rId19" Type="http://schemas.openxmlformats.org/officeDocument/2006/relationships/hyperlink" Target="https://en.wikipedia.org/wiki/Computer_memory" TargetMode="External"/><Relationship Id="rId18" Type="http://schemas.openxmlformats.org/officeDocument/2006/relationships/hyperlink" Target="https://en.wikipedia.org/wiki/Flag_regi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